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Request for Relic Sign-Up Sheet</w:t>
      </w:r>
    </w:p>
    <w:p w:rsidR="00000000" w:rsidDel="00000000" w:rsidP="00000000" w:rsidRDefault="00000000" w:rsidRPr="00000000" w14:paraId="00000002">
      <w:pPr>
        <w:spacing w:after="200" w:lineRule="auto"/>
        <w:rPr/>
      </w:pPr>
      <w:r w:rsidDel="00000000" w:rsidR="00000000" w:rsidRPr="00000000">
        <w:rPr>
          <w:i w:val="1"/>
          <w:iCs w:val="1"/>
          <w:rtl w:val="0"/>
        </w:rPr>
        <w:t xml:space="preserve">Relic of: ____________________________   Reliquary #: ______________</w:t>
      </w:r>
      <w:r w:rsidDel="00000000" w:rsidR="00000000" w:rsidRPr="00000000">
        <w:rPr>
          <w:rtl w:val="0"/>
        </w:rPr>
      </w:r>
    </w:p>
    <w:p w:rsidR="00000000" w:rsidDel="00000000" w:rsidP="00000000" w:rsidRDefault="00000000" w:rsidRPr="00000000" w14:paraId="00000003">
      <w:pPr>
        <w:pStyle w:val="Heading1"/>
        <w:spacing w:after="100" w:before="100" w:lineRule="auto"/>
        <w:rPr/>
      </w:pPr>
      <w:r w:rsidDel="00000000" w:rsidR="00000000" w:rsidRPr="00000000">
        <w:rPr>
          <w:rtl w:val="0"/>
        </w:rPr>
        <w:t xml:space="preserve">Host Agreement</w:t>
      </w:r>
    </w:p>
    <w:p w:rsidR="00000000" w:rsidDel="00000000" w:rsidP="00000000" w:rsidRDefault="00000000" w:rsidRPr="00000000" w14:paraId="00000004">
      <w:pPr>
        <w:pStyle w:val="Heading2"/>
        <w:rPr/>
      </w:pPr>
      <w:r w:rsidDel="00000000" w:rsidR="00000000" w:rsidRPr="00000000">
        <w:rPr>
          <w:rtl w:val="0"/>
        </w:rPr>
        <w:t xml:space="preserve">Pickup</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In-person pickup only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chain-of-custody form noting relic and date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state of relic before release</w:t>
      </w:r>
    </w:p>
    <w:p w:rsidR="00000000" w:rsidDel="00000000" w:rsidP="00000000" w:rsidRDefault="00000000" w:rsidRPr="00000000" w14:paraId="00000008">
      <w:pPr>
        <w:pStyle w:val="Heading2"/>
        <w:rPr/>
      </w:pPr>
      <w:r w:rsidDel="00000000" w:rsidR="00000000" w:rsidRPr="00000000">
        <w:rPr>
          <w:rtl w:val="0"/>
        </w:rPr>
        <w:t xml:space="preserve">Storage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Kept in a place of prayer or honor (chapel, oratory, adoration room or home altar)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exposed to direct sunlight, excessive moisture, or extreme temperatures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not be given to another secondary host.</w:t>
      </w:r>
      <w:ins w:author="Will Whitlow" w:id="0" w:date="2026-06-11T20:05:5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and </w:t>
        </w:r>
        <w:r w:rsidDel="00000000" w:rsidR="00000000" w:rsidRPr="00000000">
          <w:rPr>
            <w:rtl w:val="0"/>
            <w:rPrChange w:author="Will Whitlow" w:id="1" w:date="2026-06-11T20:05:56Z">
              <w:rPr>
                <w:rFonts w:ascii="Arial" w:cs="Arial" w:eastAsia="Arial" w:hAnsi="Arial"/>
                <w:b w:val="0"/>
                <w:bCs w:val="0"/>
                <w:i w:val="0"/>
                <w:iCs w:val="0"/>
                <w:smallCaps w:val="0"/>
                <w:strike w:val="0"/>
                <w:color w:val="000000"/>
                <w:sz w:val="22"/>
                <w:szCs w:val="22"/>
                <w:u w:val="none"/>
                <w:shd w:fill="auto" w:val="clear"/>
                <w:vertAlign w:val="baseline"/>
              </w:rPr>
            </w:rPrChange>
          </w:rPr>
          <w:t xml:space="preserve">safekeeping is of absolute importance out of respect for the future glorified body of the particular Saint(s)</w:t>
        </w:r>
      </w:ins>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Obligation of Veneration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Veneration (dulia), not worship (latria), is to be made on a </w:t>
      </w:r>
      <w:ins w:author="Will Whitlow" w:id="2" w:date="2026-06-11T20:05:34Z">
        <w:r w:rsidDel="00000000" w:rsidR="00000000" w:rsidRPr="00000000">
          <w:rPr>
            <w:rtl w:val="0"/>
            <w:rPrChange w:author="Will Whitlow" w:id="3" w:date="2026-06-11T20:05:34Z">
              <w:rPr>
                <w:rFonts w:ascii="Arial" w:cs="Arial" w:eastAsia="Arial" w:hAnsi="Arial"/>
                <w:b w:val="0"/>
                <w:bCs w:val="0"/>
                <w:i w:val="0"/>
                <w:iCs w:val="0"/>
                <w:smallCaps w:val="0"/>
                <w:strike w:val="0"/>
                <w:color w:val="000000"/>
                <w:sz w:val="22"/>
                <w:szCs w:val="22"/>
                <w:u w:val="none"/>
                <w:shd w:fill="auto" w:val="clear"/>
                <w:vertAlign w:val="baseline"/>
              </w:rPr>
            </w:rPrChange>
          </w:rPr>
          <w:t xml:space="preserve">frequent</w:t>
        </w:r>
      </w:ins>
      <w:del w:author="Will Whitlow" w:id="2" w:date="2026-06-11T20:05:3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delText xml:space="preserve">daily</w:delText>
        </w:r>
      </w:d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basis, exceptions for travel or such accepted.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short daily prayer to the saint (e.g., a novena prayer or simple invocation)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ins w:author="Will Whitlow" w:id="4" w:date="2026-06-11T20:09:57Z"/>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displayed for public veneration (bow, brief touch to reliquary, kiss the case) under supervision</w:t>
      </w:r>
      <w:ins w:author="Will Whitlow" w:id="4" w:date="2026-06-11T20:09:57Z">
        <w:r w:rsidDel="00000000" w:rsidR="00000000" w:rsidRPr="00000000">
          <w:rPr>
            <w:rtl w:val="0"/>
          </w:rPr>
        </w:r>
      </w:ins>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u w:val="none"/>
          <w:rPrChange w:author="Will Whitlow" w:id="5" w:date="2026-06-11T20:09:57Z">
            <w:rPr/>
          </w:rPrChange>
        </w:rPr>
        <w:pPrChange w:author="Will Whitlow" w:id="0" w:date="2026-06-11T20:09:57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pPr>
        </w:pPrChange>
      </w:pPr>
      <w:ins w:author="Will Whitlow" w:id="4" w:date="2026-06-11T20:09:57Z">
        <w:r w:rsidDel="00000000" w:rsidR="00000000" w:rsidRPr="00000000">
          <w:rPr>
            <w:rtl w:val="0"/>
            <w:rPrChange w:author="Will Whitlow" w:id="5" w:date="2026-06-11T20:09:57Z">
              <w:rPr>
                <w:rFonts w:ascii="Arial" w:cs="Arial" w:eastAsia="Arial" w:hAnsi="Arial"/>
                <w:b w:val="0"/>
                <w:bCs w:val="0"/>
                <w:i w:val="0"/>
                <w:iCs w:val="0"/>
                <w:smallCaps w:val="0"/>
                <w:strike w:val="0"/>
                <w:color w:val="000000"/>
                <w:sz w:val="22"/>
                <w:szCs w:val="22"/>
                <w:u w:val="none"/>
                <w:shd w:fill="auto" w:val="clear"/>
                <w:vertAlign w:val="baseline"/>
              </w:rPr>
            </w:rPrChange>
          </w:rPr>
          <w:t xml:space="preserve">Receptions of gifts should not be expected or sought for relics. Personal gifts resulting from sincere gratitude or piety are not to be strictly prohibited either though. When in doubt gifts should be transferred to another charitable cause related to the Saint(s) devotion or Parish mission. (This is the same rule as for clerics regarding Sacraments)</w:t>
        </w:r>
      </w:ins>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Transport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Hand-carried only by the host — no shipping or courier services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Reliquary kept in a protective case or wrapping during transit (Should be provided)</w:t>
      </w:r>
    </w:p>
    <w:p w:rsidR="00000000" w:rsidDel="00000000" w:rsidP="00000000" w:rsidRDefault="00000000" w:rsidRPr="00000000" w14:paraId="00000014">
      <w:pPr>
        <w:pStyle w:val="Heading2"/>
        <w:rPr/>
      </w:pPr>
      <w:r w:rsidDel="00000000" w:rsidR="00000000" w:rsidRPr="00000000">
        <w:rPr>
          <w:rtl w:val="0"/>
        </w:rPr>
        <w:t xml:space="preserve">Return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In-person return to the lender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Sign-out (return) form confirming relic and reliquary returned in original condition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Discrepancies (damage, broken seal) reported immediately</w:t>
      </w:r>
    </w:p>
    <w:p w:rsidR="00000000" w:rsidDel="00000000" w:rsidP="00000000" w:rsidRDefault="00000000" w:rsidRPr="00000000" w14:paraId="00000018">
      <w:pPr>
        <w:pStyle w:val="Heading2"/>
        <w:rPr/>
      </w:pPr>
      <w:r w:rsidDel="00000000" w:rsidR="00000000" w:rsidRPr="00000000">
        <w:rPr>
          <w:rtl w:val="0"/>
        </w:rPr>
        <w:t xml:space="preserve">Privacy Agreement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may not give out loaner contact info without permission</w:t>
      </w:r>
    </w:p>
    <w:p w:rsidR="00000000" w:rsidDel="00000000" w:rsidP="00000000" w:rsidRDefault="00000000" w:rsidRPr="00000000" w14:paraId="0000001A">
      <w:pPr>
        <w:pStyle w:val="Heading2"/>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tl w:val="0"/>
        </w:rPr>
      </w:r>
    </w:p>
    <w:p w:rsidR="00000000" w:rsidDel="00000000" w:rsidP="00000000" w:rsidRDefault="00000000" w:rsidRPr="00000000" w14:paraId="0000001D">
      <w:pPr>
        <w:rPr>
          <w:b w:val="1"/>
          <w:bCs w:val="1"/>
          <w:color w:val="2e2a22"/>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00" w:before="240" w:lineRule="auto"/>
        <w:rPr/>
      </w:pPr>
      <w:r w:rsidDel="00000000" w:rsidR="00000000" w:rsidRPr="00000000">
        <w:rPr>
          <w:rtl w:val="0"/>
        </w:rPr>
        <w:t xml:space="preserve">Custodian Sign-Up &amp; Custody Log</w:t>
      </w:r>
    </w:p>
    <w:p w:rsidR="00000000" w:rsidDel="00000000" w:rsidP="00000000" w:rsidRDefault="00000000" w:rsidRPr="00000000" w14:paraId="0000001F">
      <w:pPr>
        <w:spacing w:after="120" w:lineRule="auto"/>
        <w:rPr/>
      </w:pPr>
      <w:r w:rsidDel="00000000" w:rsidR="00000000" w:rsidRPr="00000000">
        <w:rPr>
          <w:rtl w:val="0"/>
        </w:rPr>
        <w:t xml:space="preserve">By signing, the custodian agrees to the requirements above and confirms responsibility for the relic during the period indicated.</w:t>
      </w:r>
    </w:p>
    <w:tbl>
      <w:tblPr>
        <w:tblStyle w:val="Table1"/>
        <w:tblW w:w="10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
        <w:gridCol w:w="2095"/>
        <w:gridCol w:w="1577"/>
        <w:gridCol w:w="1918"/>
        <w:gridCol w:w="1240"/>
        <w:gridCol w:w="1205"/>
        <w:gridCol w:w="1121"/>
        <w:tblGridChange w:id="0">
          <w:tblGrid>
            <w:gridCol w:w="922"/>
            <w:gridCol w:w="2095"/>
            <w:gridCol w:w="1577"/>
            <w:gridCol w:w="1918"/>
            <w:gridCol w:w="1240"/>
            <w:gridCol w:w="1205"/>
            <w:gridCol w:w="112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d2c5" w:val="clear"/>
            <w:tcMar>
              <w:top w:w="80.0" w:type="dxa"/>
              <w:left w:w="100.0" w:type="dxa"/>
              <w:bottom w:w="80.0" w:type="dxa"/>
              <w:right w:w="100.0" w:type="dxa"/>
            </w:tcMar>
            <w:vAlign w:val="center"/>
          </w:tcPr>
          <w:p w:rsidR="00000000" w:rsidDel="00000000" w:rsidP="00000000" w:rsidRDefault="00000000" w:rsidRPr="00000000" w14:paraId="00000020">
            <w:pPr>
              <w:rPr/>
            </w:pPr>
            <w:r w:rsidDel="00000000" w:rsidR="00000000" w:rsidRPr="00000000">
              <w:rPr>
                <w:b w:val="1"/>
                <w:bCs w:val="1"/>
                <w:rtl w:val="0"/>
              </w:rPr>
              <w:t xml:space="preserve">Date Pickup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2c5" w:val="clear"/>
            <w:tcMar>
              <w:top w:w="80.0" w:type="dxa"/>
              <w:left w:w="100.0" w:type="dxa"/>
              <w:bottom w:w="80.0" w:type="dxa"/>
              <w:right w:w="100.0" w:type="dxa"/>
            </w:tcMar>
            <w:vAlign w:val="center"/>
          </w:tcPr>
          <w:p w:rsidR="00000000" w:rsidDel="00000000" w:rsidP="00000000" w:rsidRDefault="00000000" w:rsidRPr="00000000" w14:paraId="00000021">
            <w:pPr>
              <w:rPr/>
            </w:pPr>
            <w:r w:rsidDel="00000000" w:rsidR="00000000" w:rsidRPr="00000000">
              <w:rPr>
                <w:b w:val="1"/>
                <w:bCs w:val="1"/>
                <w:rtl w:val="0"/>
              </w:rPr>
              <w:t xml:space="preserve">Custodian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2c5" w:val="clear"/>
            <w:tcMar>
              <w:top w:w="80.0" w:type="dxa"/>
              <w:left w:w="100.0" w:type="dxa"/>
              <w:bottom w:w="80.0" w:type="dxa"/>
              <w:right w:w="100.0" w:type="dxa"/>
            </w:tcMar>
            <w:vAlign w:val="center"/>
          </w:tcPr>
          <w:p w:rsidR="00000000" w:rsidDel="00000000" w:rsidP="00000000" w:rsidRDefault="00000000" w:rsidRPr="00000000" w14:paraId="00000022">
            <w:pPr>
              <w:rPr/>
            </w:pPr>
            <w:r w:rsidDel="00000000" w:rsidR="00000000" w:rsidRPr="00000000">
              <w:rPr>
                <w:b w:val="1"/>
                <w:bCs w:val="1"/>
                <w:rtl w:val="0"/>
              </w:rPr>
              <w:t xml:space="preserve">Parish / Org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2c5" w:val="clea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rtl w:val="0"/>
              </w:rPr>
              <w:t xml:space="preserve">Phone # or Email</w:t>
            </w:r>
          </w:p>
        </w:tc>
        <w:tc>
          <w:tcPr>
            <w:tcBorders>
              <w:top w:color="cccccc" w:space="0" w:sz="4" w:val="single"/>
              <w:left w:color="cccccc" w:space="0" w:sz="4" w:val="single"/>
              <w:bottom w:color="cccccc" w:space="0" w:sz="4" w:val="single"/>
              <w:right w:color="cccccc" w:space="0" w:sz="4" w:val="single"/>
            </w:tcBorders>
            <w:shd w:fill="d9d2c5" w:val="clea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b w:val="1"/>
                <w:bCs w:val="1"/>
                <w:rtl w:val="0"/>
              </w:rPr>
              <w:t xml:space="preserve">Pickup 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2c5" w:val="clea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b w:val="1"/>
                <w:bCs w:val="1"/>
                <w:rtl w:val="0"/>
              </w:rPr>
              <w:t xml:space="preserve">Return Sig.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d2c5" w:val="clear"/>
            <w:tcMar>
              <w:top w:w="0.0" w:type="dxa"/>
              <w:bottom w:w="0.0" w:type="dxa"/>
            </w:tcMar>
          </w:tcPr>
          <w:p w:rsidR="00000000" w:rsidDel="00000000" w:rsidP="00000000" w:rsidRDefault="00000000" w:rsidRPr="00000000" w14:paraId="00000026">
            <w:pPr>
              <w:rPr>
                <w:b w:val="1"/>
                <w:bCs w:val="1"/>
              </w:rPr>
            </w:pPr>
            <w:r w:rsidDel="00000000" w:rsidR="00000000" w:rsidRPr="00000000">
              <w:rPr>
                <w:b w:val="1"/>
                <w:bCs w:val="1"/>
                <w:rtl w:val="0"/>
              </w:rPr>
              <w:t xml:space="preserve">Date Returned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7">
            <w:pPr>
              <w:spacing w:after="240" w:lineRule="auto"/>
              <w:rPr/>
            </w:pPr>
            <w:r w:rsidDel="00000000" w:rsidR="00000000" w:rsidRPr="00000000">
              <w:rPr>
                <w:rtl w:val="0"/>
              </w:rPr>
              <w:t xml:space="preserve"> </w:t>
            </w:r>
          </w:p>
          <w:p w:rsidR="00000000" w:rsidDel="00000000" w:rsidP="00000000" w:rsidRDefault="00000000" w:rsidRPr="00000000" w14:paraId="00000028">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9">
            <w:pPr>
              <w:spacing w:after="240" w:lineRule="auto"/>
              <w:rPr/>
            </w:pPr>
            <w:r w:rsidDel="00000000" w:rsidR="00000000" w:rsidRPr="00000000">
              <w:rPr>
                <w:rtl w:val="0"/>
              </w:rPr>
              <w:t xml:space="preserve"> </w:t>
            </w:r>
          </w:p>
          <w:p w:rsidR="00000000" w:rsidDel="00000000" w:rsidP="00000000" w:rsidRDefault="00000000" w:rsidRPr="00000000" w14:paraId="0000002A">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B">
            <w:pPr>
              <w:spacing w:after="240" w:lineRule="auto"/>
              <w:rPr/>
            </w:pPr>
            <w:r w:rsidDel="00000000" w:rsidR="00000000" w:rsidRPr="00000000">
              <w:rPr>
                <w:rtl w:val="0"/>
              </w:rPr>
              <w:t xml:space="preserve"> </w:t>
            </w:r>
          </w:p>
          <w:p w:rsidR="00000000" w:rsidDel="00000000" w:rsidP="00000000" w:rsidRDefault="00000000" w:rsidRPr="00000000" w14:paraId="0000002C">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D">
            <w:pPr>
              <w:spacing w:after="240" w:lineRule="auto"/>
              <w:rPr/>
            </w:pPr>
            <w:r w:rsidDel="00000000" w:rsidR="00000000" w:rsidRPr="00000000">
              <w:rPr>
                <w:rtl w:val="0"/>
              </w:rPr>
              <w:t xml:space="preserve"> </w:t>
            </w:r>
          </w:p>
          <w:p w:rsidR="00000000" w:rsidDel="00000000" w:rsidP="00000000" w:rsidRDefault="00000000" w:rsidRPr="00000000" w14:paraId="0000002E">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F">
            <w:pPr>
              <w:spacing w:after="240" w:lineRule="auto"/>
              <w:rPr/>
            </w:pPr>
            <w:r w:rsidDel="00000000" w:rsidR="00000000" w:rsidRPr="00000000">
              <w:rPr>
                <w:rtl w:val="0"/>
              </w:rPr>
              <w:t xml:space="preserve"> </w:t>
            </w:r>
          </w:p>
          <w:p w:rsidR="00000000" w:rsidDel="00000000" w:rsidP="00000000" w:rsidRDefault="00000000" w:rsidRPr="00000000" w14:paraId="00000030">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1">
            <w:pPr>
              <w:spacing w:after="240" w:lineRule="auto"/>
              <w:rPr/>
            </w:pPr>
            <w:r w:rsidDel="00000000" w:rsidR="00000000" w:rsidRPr="00000000">
              <w:rPr>
                <w:rtl w:val="0"/>
              </w:rPr>
              <w:t xml:space="preserve"> </w:t>
            </w:r>
          </w:p>
          <w:p w:rsidR="00000000" w:rsidDel="00000000" w:rsidP="00000000" w:rsidRDefault="00000000" w:rsidRPr="00000000" w14:paraId="00000032">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33">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4">
            <w:pPr>
              <w:spacing w:after="240" w:lineRule="auto"/>
              <w:rPr/>
            </w:pPr>
            <w:r w:rsidDel="00000000" w:rsidR="00000000" w:rsidRPr="00000000">
              <w:rPr>
                <w:rtl w:val="0"/>
              </w:rPr>
              <w:t xml:space="preserve"> </w:t>
            </w:r>
          </w:p>
          <w:p w:rsidR="00000000" w:rsidDel="00000000" w:rsidP="00000000" w:rsidRDefault="00000000" w:rsidRPr="00000000" w14:paraId="00000035">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6">
            <w:pPr>
              <w:spacing w:after="240" w:lineRule="auto"/>
              <w:rPr/>
            </w:pPr>
            <w:r w:rsidDel="00000000" w:rsidR="00000000" w:rsidRPr="00000000">
              <w:rPr>
                <w:rtl w:val="0"/>
              </w:rPr>
              <w:t xml:space="preserve"> </w:t>
            </w:r>
          </w:p>
          <w:p w:rsidR="00000000" w:rsidDel="00000000" w:rsidP="00000000" w:rsidRDefault="00000000" w:rsidRPr="00000000" w14:paraId="00000037">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8">
            <w:pPr>
              <w:spacing w:after="240" w:lineRule="auto"/>
              <w:rPr/>
            </w:pPr>
            <w:r w:rsidDel="00000000" w:rsidR="00000000" w:rsidRPr="00000000">
              <w:rPr>
                <w:rtl w:val="0"/>
              </w:rPr>
              <w:t xml:space="preserve"> </w:t>
            </w:r>
          </w:p>
          <w:p w:rsidR="00000000" w:rsidDel="00000000" w:rsidP="00000000" w:rsidRDefault="00000000" w:rsidRPr="00000000" w14:paraId="00000039">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A">
            <w:pPr>
              <w:spacing w:after="240" w:lineRule="auto"/>
              <w:rPr/>
            </w:pPr>
            <w:r w:rsidDel="00000000" w:rsidR="00000000" w:rsidRPr="00000000">
              <w:rPr>
                <w:rtl w:val="0"/>
              </w:rPr>
              <w:t xml:space="preserve"> </w:t>
            </w:r>
          </w:p>
          <w:p w:rsidR="00000000" w:rsidDel="00000000" w:rsidP="00000000" w:rsidRDefault="00000000" w:rsidRPr="00000000" w14:paraId="0000003B">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C">
            <w:pPr>
              <w:spacing w:after="240" w:lineRule="auto"/>
              <w:rPr/>
            </w:pPr>
            <w:r w:rsidDel="00000000" w:rsidR="00000000" w:rsidRPr="00000000">
              <w:rPr>
                <w:rtl w:val="0"/>
              </w:rPr>
              <w:t xml:space="preserve"> </w:t>
            </w:r>
          </w:p>
          <w:p w:rsidR="00000000" w:rsidDel="00000000" w:rsidP="00000000" w:rsidRDefault="00000000" w:rsidRPr="00000000" w14:paraId="0000003D">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E">
            <w:pPr>
              <w:spacing w:after="240" w:lineRule="auto"/>
              <w:rPr/>
            </w:pPr>
            <w:r w:rsidDel="00000000" w:rsidR="00000000" w:rsidRPr="00000000">
              <w:rPr>
                <w:rtl w:val="0"/>
              </w:rPr>
              <w:t xml:space="preserve"> </w:t>
            </w:r>
          </w:p>
          <w:p w:rsidR="00000000" w:rsidDel="00000000" w:rsidP="00000000" w:rsidRDefault="00000000" w:rsidRPr="00000000" w14:paraId="0000003F">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40">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1">
            <w:pPr>
              <w:spacing w:after="240" w:lineRule="auto"/>
              <w:rPr/>
            </w:pPr>
            <w:r w:rsidDel="00000000" w:rsidR="00000000" w:rsidRPr="00000000">
              <w:rPr>
                <w:rtl w:val="0"/>
              </w:rPr>
              <w:t xml:space="preserve"> </w:t>
            </w:r>
          </w:p>
          <w:p w:rsidR="00000000" w:rsidDel="00000000" w:rsidP="00000000" w:rsidRDefault="00000000" w:rsidRPr="00000000" w14:paraId="00000042">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3">
            <w:pPr>
              <w:spacing w:after="240" w:lineRule="auto"/>
              <w:rPr/>
            </w:pPr>
            <w:r w:rsidDel="00000000" w:rsidR="00000000" w:rsidRPr="00000000">
              <w:rPr>
                <w:rtl w:val="0"/>
              </w:rPr>
              <w:t xml:space="preserve"> </w:t>
            </w:r>
          </w:p>
          <w:p w:rsidR="00000000" w:rsidDel="00000000" w:rsidP="00000000" w:rsidRDefault="00000000" w:rsidRPr="00000000" w14:paraId="00000044">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5">
            <w:pPr>
              <w:spacing w:after="240" w:lineRule="auto"/>
              <w:rPr/>
            </w:pPr>
            <w:r w:rsidDel="00000000" w:rsidR="00000000" w:rsidRPr="00000000">
              <w:rPr>
                <w:rtl w:val="0"/>
              </w:rPr>
              <w:t xml:space="preserve"> </w:t>
            </w:r>
          </w:p>
          <w:p w:rsidR="00000000" w:rsidDel="00000000" w:rsidP="00000000" w:rsidRDefault="00000000" w:rsidRPr="00000000" w14:paraId="00000046">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7">
            <w:pPr>
              <w:spacing w:after="240" w:lineRule="auto"/>
              <w:rPr/>
            </w:pPr>
            <w:r w:rsidDel="00000000" w:rsidR="00000000" w:rsidRPr="00000000">
              <w:rPr>
                <w:rtl w:val="0"/>
              </w:rPr>
              <w:t xml:space="preserve"> </w:t>
            </w:r>
          </w:p>
          <w:p w:rsidR="00000000" w:rsidDel="00000000" w:rsidP="00000000" w:rsidRDefault="00000000" w:rsidRPr="00000000" w14:paraId="00000048">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9">
            <w:pPr>
              <w:spacing w:after="240" w:lineRule="auto"/>
              <w:rPr/>
            </w:pPr>
            <w:r w:rsidDel="00000000" w:rsidR="00000000" w:rsidRPr="00000000">
              <w:rPr>
                <w:rtl w:val="0"/>
              </w:rPr>
              <w:t xml:space="preserve"> </w:t>
            </w:r>
          </w:p>
          <w:p w:rsidR="00000000" w:rsidDel="00000000" w:rsidP="00000000" w:rsidRDefault="00000000" w:rsidRPr="00000000" w14:paraId="0000004A">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B">
            <w:pPr>
              <w:spacing w:after="240" w:lineRule="auto"/>
              <w:rPr/>
            </w:pPr>
            <w:r w:rsidDel="00000000" w:rsidR="00000000" w:rsidRPr="00000000">
              <w:rPr>
                <w:rtl w:val="0"/>
              </w:rPr>
              <w:t xml:space="preserve"> </w:t>
            </w:r>
          </w:p>
          <w:p w:rsidR="00000000" w:rsidDel="00000000" w:rsidP="00000000" w:rsidRDefault="00000000" w:rsidRPr="00000000" w14:paraId="0000004C">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4D">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E">
            <w:pPr>
              <w:spacing w:after="240" w:lineRule="auto"/>
              <w:rPr/>
            </w:pPr>
            <w:r w:rsidDel="00000000" w:rsidR="00000000" w:rsidRPr="00000000">
              <w:rPr>
                <w:rtl w:val="0"/>
              </w:rPr>
              <w:t xml:space="preserve"> </w:t>
            </w:r>
          </w:p>
          <w:p w:rsidR="00000000" w:rsidDel="00000000" w:rsidP="00000000" w:rsidRDefault="00000000" w:rsidRPr="00000000" w14:paraId="0000004F">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0">
            <w:pPr>
              <w:spacing w:after="240" w:lineRule="auto"/>
              <w:rPr/>
            </w:pPr>
            <w:r w:rsidDel="00000000" w:rsidR="00000000" w:rsidRPr="00000000">
              <w:rPr>
                <w:rtl w:val="0"/>
              </w:rPr>
              <w:t xml:space="preserve"> </w:t>
            </w:r>
          </w:p>
          <w:p w:rsidR="00000000" w:rsidDel="00000000" w:rsidP="00000000" w:rsidRDefault="00000000" w:rsidRPr="00000000" w14:paraId="00000051">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2">
            <w:pPr>
              <w:spacing w:after="240" w:lineRule="auto"/>
              <w:rPr/>
            </w:pPr>
            <w:r w:rsidDel="00000000" w:rsidR="00000000" w:rsidRPr="00000000">
              <w:rPr>
                <w:rtl w:val="0"/>
              </w:rPr>
              <w:t xml:space="preserve"> </w:t>
            </w:r>
          </w:p>
          <w:p w:rsidR="00000000" w:rsidDel="00000000" w:rsidP="00000000" w:rsidRDefault="00000000" w:rsidRPr="00000000" w14:paraId="00000053">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4">
            <w:pPr>
              <w:spacing w:after="240" w:lineRule="auto"/>
              <w:rPr/>
            </w:pPr>
            <w:r w:rsidDel="00000000" w:rsidR="00000000" w:rsidRPr="00000000">
              <w:rPr>
                <w:rtl w:val="0"/>
              </w:rPr>
              <w:t xml:space="preserve"> </w:t>
            </w:r>
          </w:p>
          <w:p w:rsidR="00000000" w:rsidDel="00000000" w:rsidP="00000000" w:rsidRDefault="00000000" w:rsidRPr="00000000" w14:paraId="00000055">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6">
            <w:pPr>
              <w:spacing w:after="240" w:lineRule="auto"/>
              <w:rPr/>
            </w:pPr>
            <w:r w:rsidDel="00000000" w:rsidR="00000000" w:rsidRPr="00000000">
              <w:rPr>
                <w:rtl w:val="0"/>
              </w:rPr>
              <w:t xml:space="preserve"> </w:t>
            </w:r>
          </w:p>
          <w:p w:rsidR="00000000" w:rsidDel="00000000" w:rsidP="00000000" w:rsidRDefault="00000000" w:rsidRPr="00000000" w14:paraId="00000057">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8">
            <w:pPr>
              <w:spacing w:after="240" w:lineRule="auto"/>
              <w:rPr/>
            </w:pPr>
            <w:r w:rsidDel="00000000" w:rsidR="00000000" w:rsidRPr="00000000">
              <w:rPr>
                <w:rtl w:val="0"/>
              </w:rPr>
              <w:t xml:space="preserve"> </w:t>
            </w:r>
          </w:p>
          <w:p w:rsidR="00000000" w:rsidDel="00000000" w:rsidP="00000000" w:rsidRDefault="00000000" w:rsidRPr="00000000" w14:paraId="00000059">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5A">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B">
            <w:pPr>
              <w:spacing w:after="240" w:lineRule="auto"/>
              <w:rPr/>
            </w:pPr>
            <w:r w:rsidDel="00000000" w:rsidR="00000000" w:rsidRPr="00000000">
              <w:rPr>
                <w:rtl w:val="0"/>
              </w:rPr>
              <w:t xml:space="preserve"> </w:t>
            </w:r>
          </w:p>
          <w:p w:rsidR="00000000" w:rsidDel="00000000" w:rsidP="00000000" w:rsidRDefault="00000000" w:rsidRPr="00000000" w14:paraId="0000005C">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D">
            <w:pPr>
              <w:spacing w:after="240" w:lineRule="auto"/>
              <w:rPr/>
            </w:pPr>
            <w:r w:rsidDel="00000000" w:rsidR="00000000" w:rsidRPr="00000000">
              <w:rPr>
                <w:rtl w:val="0"/>
              </w:rPr>
              <w:t xml:space="preserve"> </w:t>
            </w:r>
          </w:p>
          <w:p w:rsidR="00000000" w:rsidDel="00000000" w:rsidP="00000000" w:rsidRDefault="00000000" w:rsidRPr="00000000" w14:paraId="0000005E">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F">
            <w:pPr>
              <w:spacing w:after="240" w:lineRule="auto"/>
              <w:rPr/>
            </w:pPr>
            <w:r w:rsidDel="00000000" w:rsidR="00000000" w:rsidRPr="00000000">
              <w:rPr>
                <w:rtl w:val="0"/>
              </w:rPr>
              <w:t xml:space="preserve"> </w:t>
            </w:r>
          </w:p>
          <w:p w:rsidR="00000000" w:rsidDel="00000000" w:rsidP="00000000" w:rsidRDefault="00000000" w:rsidRPr="00000000" w14:paraId="00000060">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1">
            <w:pPr>
              <w:spacing w:after="240" w:lineRule="auto"/>
              <w:rPr/>
            </w:pPr>
            <w:r w:rsidDel="00000000" w:rsidR="00000000" w:rsidRPr="00000000">
              <w:rPr>
                <w:rtl w:val="0"/>
              </w:rPr>
              <w:t xml:space="preserve"> </w:t>
            </w:r>
          </w:p>
          <w:p w:rsidR="00000000" w:rsidDel="00000000" w:rsidP="00000000" w:rsidRDefault="00000000" w:rsidRPr="00000000" w14:paraId="00000062">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3">
            <w:pPr>
              <w:spacing w:after="240" w:lineRule="auto"/>
              <w:rPr/>
            </w:pPr>
            <w:r w:rsidDel="00000000" w:rsidR="00000000" w:rsidRPr="00000000">
              <w:rPr>
                <w:rtl w:val="0"/>
              </w:rPr>
              <w:t xml:space="preserve"> </w:t>
            </w:r>
          </w:p>
          <w:p w:rsidR="00000000" w:rsidDel="00000000" w:rsidP="00000000" w:rsidRDefault="00000000" w:rsidRPr="00000000" w14:paraId="00000064">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5">
            <w:pPr>
              <w:spacing w:after="240" w:lineRule="auto"/>
              <w:rPr/>
            </w:pPr>
            <w:r w:rsidDel="00000000" w:rsidR="00000000" w:rsidRPr="00000000">
              <w:rPr>
                <w:rtl w:val="0"/>
              </w:rPr>
              <w:t xml:space="preserve"> </w:t>
            </w:r>
          </w:p>
          <w:p w:rsidR="00000000" w:rsidDel="00000000" w:rsidP="00000000" w:rsidRDefault="00000000" w:rsidRPr="00000000" w14:paraId="00000066">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67">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8">
            <w:pPr>
              <w:spacing w:after="240" w:lineRule="auto"/>
              <w:rPr/>
            </w:pPr>
            <w:r w:rsidDel="00000000" w:rsidR="00000000" w:rsidRPr="00000000">
              <w:rPr>
                <w:rtl w:val="0"/>
              </w:rPr>
              <w:t xml:space="preserve"> </w:t>
            </w:r>
          </w:p>
          <w:p w:rsidR="00000000" w:rsidDel="00000000" w:rsidP="00000000" w:rsidRDefault="00000000" w:rsidRPr="00000000" w14:paraId="00000069">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A">
            <w:pPr>
              <w:spacing w:after="240" w:lineRule="auto"/>
              <w:rPr/>
            </w:pPr>
            <w:r w:rsidDel="00000000" w:rsidR="00000000" w:rsidRPr="00000000">
              <w:rPr>
                <w:rtl w:val="0"/>
              </w:rPr>
              <w:t xml:space="preserve"> </w:t>
            </w:r>
          </w:p>
          <w:p w:rsidR="00000000" w:rsidDel="00000000" w:rsidP="00000000" w:rsidRDefault="00000000" w:rsidRPr="00000000" w14:paraId="0000006B">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C">
            <w:pPr>
              <w:spacing w:after="240" w:lineRule="auto"/>
              <w:rPr/>
            </w:pPr>
            <w:r w:rsidDel="00000000" w:rsidR="00000000" w:rsidRPr="00000000">
              <w:rPr>
                <w:rtl w:val="0"/>
              </w:rPr>
              <w:t xml:space="preserve"> </w:t>
            </w:r>
          </w:p>
          <w:p w:rsidR="00000000" w:rsidDel="00000000" w:rsidP="00000000" w:rsidRDefault="00000000" w:rsidRPr="00000000" w14:paraId="0000006D">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6E">
            <w:pPr>
              <w:spacing w:after="240" w:lineRule="auto"/>
              <w:rPr/>
            </w:pPr>
            <w:r w:rsidDel="00000000" w:rsidR="00000000" w:rsidRPr="00000000">
              <w:rPr>
                <w:rtl w:val="0"/>
              </w:rPr>
              <w:t xml:space="preserve"> </w:t>
            </w:r>
          </w:p>
          <w:p w:rsidR="00000000" w:rsidDel="00000000" w:rsidP="00000000" w:rsidRDefault="00000000" w:rsidRPr="00000000" w14:paraId="0000006F">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0">
            <w:pPr>
              <w:spacing w:after="240" w:lineRule="auto"/>
              <w:rPr/>
            </w:pPr>
            <w:r w:rsidDel="00000000" w:rsidR="00000000" w:rsidRPr="00000000">
              <w:rPr>
                <w:rtl w:val="0"/>
              </w:rPr>
              <w:t xml:space="preserve"> </w:t>
            </w:r>
          </w:p>
          <w:p w:rsidR="00000000" w:rsidDel="00000000" w:rsidP="00000000" w:rsidRDefault="00000000" w:rsidRPr="00000000" w14:paraId="00000071">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2">
            <w:pPr>
              <w:spacing w:after="240" w:lineRule="auto"/>
              <w:rPr/>
            </w:pPr>
            <w:r w:rsidDel="00000000" w:rsidR="00000000" w:rsidRPr="00000000">
              <w:rPr>
                <w:rtl w:val="0"/>
              </w:rPr>
              <w:t xml:space="preserve"> </w:t>
            </w:r>
          </w:p>
          <w:p w:rsidR="00000000" w:rsidDel="00000000" w:rsidP="00000000" w:rsidRDefault="00000000" w:rsidRPr="00000000" w14:paraId="00000073">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74">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5">
            <w:pPr>
              <w:spacing w:after="240" w:lineRule="auto"/>
              <w:rPr/>
            </w:pPr>
            <w:r w:rsidDel="00000000" w:rsidR="00000000" w:rsidRPr="00000000">
              <w:rPr>
                <w:rtl w:val="0"/>
              </w:rPr>
              <w:t xml:space="preserve"> </w:t>
            </w:r>
          </w:p>
          <w:p w:rsidR="00000000" w:rsidDel="00000000" w:rsidP="00000000" w:rsidRDefault="00000000" w:rsidRPr="00000000" w14:paraId="00000076">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7">
            <w:pPr>
              <w:spacing w:after="240" w:lineRule="auto"/>
              <w:rPr/>
            </w:pPr>
            <w:r w:rsidDel="00000000" w:rsidR="00000000" w:rsidRPr="00000000">
              <w:rPr>
                <w:rtl w:val="0"/>
              </w:rPr>
              <w:t xml:space="preserve"> </w:t>
            </w:r>
          </w:p>
          <w:p w:rsidR="00000000" w:rsidDel="00000000" w:rsidP="00000000" w:rsidRDefault="00000000" w:rsidRPr="00000000" w14:paraId="00000078">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9">
            <w:pPr>
              <w:spacing w:after="240" w:lineRule="auto"/>
              <w:rPr/>
            </w:pPr>
            <w:r w:rsidDel="00000000" w:rsidR="00000000" w:rsidRPr="00000000">
              <w:rPr>
                <w:rtl w:val="0"/>
              </w:rPr>
              <w:t xml:space="preserve"> </w:t>
            </w:r>
          </w:p>
          <w:p w:rsidR="00000000" w:rsidDel="00000000" w:rsidP="00000000" w:rsidRDefault="00000000" w:rsidRPr="00000000" w14:paraId="0000007A">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B">
            <w:pPr>
              <w:spacing w:after="240" w:lineRule="auto"/>
              <w:rPr/>
            </w:pPr>
            <w:r w:rsidDel="00000000" w:rsidR="00000000" w:rsidRPr="00000000">
              <w:rPr>
                <w:rtl w:val="0"/>
              </w:rPr>
              <w:t xml:space="preserve"> </w:t>
            </w:r>
          </w:p>
          <w:p w:rsidR="00000000" w:rsidDel="00000000" w:rsidP="00000000" w:rsidRDefault="00000000" w:rsidRPr="00000000" w14:paraId="0000007C">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D">
            <w:pPr>
              <w:spacing w:after="240" w:lineRule="auto"/>
              <w:rPr/>
            </w:pPr>
            <w:r w:rsidDel="00000000" w:rsidR="00000000" w:rsidRPr="00000000">
              <w:rPr>
                <w:rtl w:val="0"/>
              </w:rPr>
              <w:t xml:space="preserve"> </w:t>
            </w:r>
          </w:p>
          <w:p w:rsidR="00000000" w:rsidDel="00000000" w:rsidP="00000000" w:rsidRDefault="00000000" w:rsidRPr="00000000" w14:paraId="0000007E">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7F">
            <w:pPr>
              <w:spacing w:after="240" w:lineRule="auto"/>
              <w:rPr/>
            </w:pPr>
            <w:r w:rsidDel="00000000" w:rsidR="00000000" w:rsidRPr="00000000">
              <w:rPr>
                <w:rtl w:val="0"/>
              </w:rPr>
              <w:t xml:space="preserve"> </w:t>
            </w:r>
          </w:p>
          <w:p w:rsidR="00000000" w:rsidDel="00000000" w:rsidP="00000000" w:rsidRDefault="00000000" w:rsidRPr="00000000" w14:paraId="00000080">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81">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2">
            <w:pPr>
              <w:spacing w:after="240" w:lineRule="auto"/>
              <w:rPr/>
            </w:pPr>
            <w:r w:rsidDel="00000000" w:rsidR="00000000" w:rsidRPr="00000000">
              <w:rPr>
                <w:rtl w:val="0"/>
              </w:rPr>
              <w:t xml:space="preserve"> </w:t>
            </w:r>
          </w:p>
          <w:p w:rsidR="00000000" w:rsidDel="00000000" w:rsidP="00000000" w:rsidRDefault="00000000" w:rsidRPr="00000000" w14:paraId="00000083">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4">
            <w:pPr>
              <w:spacing w:after="240" w:lineRule="auto"/>
              <w:rPr/>
            </w:pPr>
            <w:r w:rsidDel="00000000" w:rsidR="00000000" w:rsidRPr="00000000">
              <w:rPr>
                <w:rtl w:val="0"/>
              </w:rPr>
              <w:t xml:space="preserve"> </w:t>
            </w:r>
          </w:p>
          <w:p w:rsidR="00000000" w:rsidDel="00000000" w:rsidP="00000000" w:rsidRDefault="00000000" w:rsidRPr="00000000" w14:paraId="00000085">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6">
            <w:pPr>
              <w:spacing w:after="240" w:lineRule="auto"/>
              <w:rPr/>
            </w:pPr>
            <w:r w:rsidDel="00000000" w:rsidR="00000000" w:rsidRPr="00000000">
              <w:rPr>
                <w:rtl w:val="0"/>
              </w:rPr>
              <w:t xml:space="preserve"> </w:t>
            </w:r>
          </w:p>
          <w:p w:rsidR="00000000" w:rsidDel="00000000" w:rsidP="00000000" w:rsidRDefault="00000000" w:rsidRPr="00000000" w14:paraId="00000087">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8">
            <w:pPr>
              <w:spacing w:after="240" w:lineRule="auto"/>
              <w:rPr/>
            </w:pPr>
            <w:r w:rsidDel="00000000" w:rsidR="00000000" w:rsidRPr="00000000">
              <w:rPr>
                <w:rtl w:val="0"/>
              </w:rPr>
              <w:t xml:space="preserve"> </w:t>
            </w:r>
          </w:p>
          <w:p w:rsidR="00000000" w:rsidDel="00000000" w:rsidP="00000000" w:rsidRDefault="00000000" w:rsidRPr="00000000" w14:paraId="00000089">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A">
            <w:pPr>
              <w:spacing w:after="240" w:lineRule="auto"/>
              <w:rPr/>
            </w:pPr>
            <w:r w:rsidDel="00000000" w:rsidR="00000000" w:rsidRPr="00000000">
              <w:rPr>
                <w:rtl w:val="0"/>
              </w:rPr>
              <w:t xml:space="preserve"> </w:t>
            </w:r>
          </w:p>
          <w:p w:rsidR="00000000" w:rsidDel="00000000" w:rsidP="00000000" w:rsidRDefault="00000000" w:rsidRPr="00000000" w14:paraId="0000008B">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C">
            <w:pPr>
              <w:spacing w:after="240" w:lineRule="auto"/>
              <w:rPr/>
            </w:pPr>
            <w:r w:rsidDel="00000000" w:rsidR="00000000" w:rsidRPr="00000000">
              <w:rPr>
                <w:rtl w:val="0"/>
              </w:rPr>
              <w:t xml:space="preserve"> </w:t>
            </w:r>
          </w:p>
          <w:p w:rsidR="00000000" w:rsidDel="00000000" w:rsidP="00000000" w:rsidRDefault="00000000" w:rsidRPr="00000000" w14:paraId="0000008D">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8E">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8F">
            <w:pPr>
              <w:spacing w:after="240" w:lineRule="auto"/>
              <w:rPr/>
            </w:pPr>
            <w:r w:rsidDel="00000000" w:rsidR="00000000" w:rsidRPr="00000000">
              <w:rPr>
                <w:rtl w:val="0"/>
              </w:rPr>
              <w:t xml:space="preserve"> </w:t>
            </w:r>
          </w:p>
          <w:p w:rsidR="00000000" w:rsidDel="00000000" w:rsidP="00000000" w:rsidRDefault="00000000" w:rsidRPr="00000000" w14:paraId="00000090">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1">
            <w:pPr>
              <w:spacing w:after="240" w:lineRule="auto"/>
              <w:rPr/>
            </w:pPr>
            <w:r w:rsidDel="00000000" w:rsidR="00000000" w:rsidRPr="00000000">
              <w:rPr>
                <w:rtl w:val="0"/>
              </w:rPr>
              <w:t xml:space="preserve"> </w:t>
            </w:r>
          </w:p>
          <w:p w:rsidR="00000000" w:rsidDel="00000000" w:rsidP="00000000" w:rsidRDefault="00000000" w:rsidRPr="00000000" w14:paraId="00000092">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3">
            <w:pPr>
              <w:spacing w:after="240" w:lineRule="auto"/>
              <w:rPr/>
            </w:pPr>
            <w:r w:rsidDel="00000000" w:rsidR="00000000" w:rsidRPr="00000000">
              <w:rPr>
                <w:rtl w:val="0"/>
              </w:rPr>
              <w:t xml:space="preserve"> </w:t>
            </w:r>
          </w:p>
          <w:p w:rsidR="00000000" w:rsidDel="00000000" w:rsidP="00000000" w:rsidRDefault="00000000" w:rsidRPr="00000000" w14:paraId="00000094">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5">
            <w:pPr>
              <w:spacing w:after="240" w:lineRule="auto"/>
              <w:rPr/>
            </w:pPr>
            <w:r w:rsidDel="00000000" w:rsidR="00000000" w:rsidRPr="00000000">
              <w:rPr>
                <w:rtl w:val="0"/>
              </w:rPr>
              <w:t xml:space="preserve"> </w:t>
            </w:r>
          </w:p>
          <w:p w:rsidR="00000000" w:rsidDel="00000000" w:rsidP="00000000" w:rsidRDefault="00000000" w:rsidRPr="00000000" w14:paraId="00000096">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7">
            <w:pPr>
              <w:spacing w:after="240" w:lineRule="auto"/>
              <w:rPr/>
            </w:pPr>
            <w:r w:rsidDel="00000000" w:rsidR="00000000" w:rsidRPr="00000000">
              <w:rPr>
                <w:rtl w:val="0"/>
              </w:rPr>
              <w:t xml:space="preserve"> </w:t>
            </w:r>
          </w:p>
          <w:p w:rsidR="00000000" w:rsidDel="00000000" w:rsidP="00000000" w:rsidRDefault="00000000" w:rsidRPr="00000000" w14:paraId="00000098">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9">
            <w:pPr>
              <w:spacing w:after="240" w:lineRule="auto"/>
              <w:rPr/>
            </w:pPr>
            <w:r w:rsidDel="00000000" w:rsidR="00000000" w:rsidRPr="00000000">
              <w:rPr>
                <w:rtl w:val="0"/>
              </w:rPr>
              <w:t xml:space="preserve"> </w:t>
            </w:r>
          </w:p>
          <w:p w:rsidR="00000000" w:rsidDel="00000000" w:rsidP="00000000" w:rsidRDefault="00000000" w:rsidRPr="00000000" w14:paraId="0000009A">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9B">
            <w:pPr>
              <w:spacing w:after="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C">
            <w:pPr>
              <w:spacing w:after="240" w:lineRule="auto"/>
              <w:rPr/>
            </w:pPr>
            <w:r w:rsidDel="00000000" w:rsidR="00000000" w:rsidRPr="00000000">
              <w:rPr>
                <w:rtl w:val="0"/>
              </w:rPr>
              <w:t xml:space="preserve"> </w:t>
            </w:r>
          </w:p>
          <w:p w:rsidR="00000000" w:rsidDel="00000000" w:rsidP="00000000" w:rsidRDefault="00000000" w:rsidRPr="00000000" w14:paraId="0000009D">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9E">
            <w:pPr>
              <w:spacing w:after="240" w:lineRule="auto"/>
              <w:rPr/>
            </w:pPr>
            <w:r w:rsidDel="00000000" w:rsidR="00000000" w:rsidRPr="00000000">
              <w:rPr>
                <w:rtl w:val="0"/>
              </w:rPr>
              <w:t xml:space="preserve"> </w:t>
            </w:r>
          </w:p>
          <w:p w:rsidR="00000000" w:rsidDel="00000000" w:rsidP="00000000" w:rsidRDefault="00000000" w:rsidRPr="00000000" w14:paraId="0000009F">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A0">
            <w:pPr>
              <w:spacing w:after="240" w:lineRule="auto"/>
              <w:rPr/>
            </w:pPr>
            <w:r w:rsidDel="00000000" w:rsidR="00000000" w:rsidRPr="00000000">
              <w:rPr>
                <w:rtl w:val="0"/>
              </w:rPr>
              <w:t xml:space="preserve"> </w:t>
            </w:r>
          </w:p>
          <w:p w:rsidR="00000000" w:rsidDel="00000000" w:rsidP="00000000" w:rsidRDefault="00000000" w:rsidRPr="00000000" w14:paraId="000000A1">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A2">
            <w:pPr>
              <w:spacing w:after="240" w:lineRule="auto"/>
              <w:rPr/>
            </w:pPr>
            <w:r w:rsidDel="00000000" w:rsidR="00000000" w:rsidRPr="00000000">
              <w:rPr>
                <w:rtl w:val="0"/>
              </w:rPr>
              <w:t xml:space="preserve"> </w:t>
            </w:r>
          </w:p>
          <w:p w:rsidR="00000000" w:rsidDel="00000000" w:rsidP="00000000" w:rsidRDefault="00000000" w:rsidRPr="00000000" w14:paraId="000000A3">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A4">
            <w:pPr>
              <w:spacing w:after="240" w:lineRule="auto"/>
              <w:rPr/>
            </w:pPr>
            <w:r w:rsidDel="00000000" w:rsidR="00000000" w:rsidRPr="00000000">
              <w:rPr>
                <w:rtl w:val="0"/>
              </w:rPr>
              <w:t xml:space="preserve"> </w:t>
            </w:r>
          </w:p>
          <w:p w:rsidR="00000000" w:rsidDel="00000000" w:rsidP="00000000" w:rsidRDefault="00000000" w:rsidRPr="00000000" w14:paraId="000000A5">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A6">
            <w:pPr>
              <w:spacing w:after="240" w:lineRule="auto"/>
              <w:rPr/>
            </w:pPr>
            <w:r w:rsidDel="00000000" w:rsidR="00000000" w:rsidRPr="00000000">
              <w:rPr>
                <w:rtl w:val="0"/>
              </w:rPr>
              <w:t xml:space="preserve"> </w:t>
            </w:r>
          </w:p>
          <w:p w:rsidR="00000000" w:rsidDel="00000000" w:rsidP="00000000" w:rsidRDefault="00000000" w:rsidRPr="00000000" w14:paraId="000000A7">
            <w:pPr>
              <w:spacing w:after="240" w:lineRule="auto"/>
              <w:rPr/>
            </w:pP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tcMar>
              <w:top w:w="0.0" w:type="dxa"/>
              <w:bottom w:w="0.0" w:type="dxa"/>
            </w:tcMar>
          </w:tcPr>
          <w:p w:rsidR="00000000" w:rsidDel="00000000" w:rsidP="00000000" w:rsidRDefault="00000000" w:rsidRPr="00000000" w14:paraId="000000A8">
            <w:pPr>
              <w:spacing w:after="240" w:lineRule="auto"/>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2e2a2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b463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f6d9267f-51c3-48a8-8f26-940622cc44f1_Enabled">
    <vt:lpwstr>true</vt:lpwstr>
  </property>
  <property fmtid="{D5CDD505-2E9C-101B-9397-08002B2CF9AE}" pid="3" name="MSIP_Label_f6d9267f-51c3-48a8-8f26-940622cc44f1_SetDate">
    <vt:lpwstr>2026-06-11T14:14:44Z</vt:lpwstr>
  </property>
  <property fmtid="{D5CDD505-2E9C-101B-9397-08002B2CF9AE}" pid="4" name="MSIP_Label_f6d9267f-51c3-48a8-8f26-940622cc44f1_Method">
    <vt:lpwstr>Privileged</vt:lpwstr>
  </property>
  <property fmtid="{D5CDD505-2E9C-101B-9397-08002B2CF9AE}" pid="5" name="MSIP_Label_f6d9267f-51c3-48a8-8f26-940622cc44f1_Name">
    <vt:lpwstr>General Business</vt:lpwstr>
  </property>
  <property fmtid="{D5CDD505-2E9C-101B-9397-08002B2CF9AE}" pid="6" name="MSIP_Label_f6d9267f-51c3-48a8-8f26-940622cc44f1_SiteId">
    <vt:lpwstr>5d8b83ea-b573-4f09-a2a9-c904b7a56ece</vt:lpwstr>
  </property>
  <property fmtid="{D5CDD505-2E9C-101B-9397-08002B2CF9AE}" pid="7" name="MSIP_Label_f6d9267f-51c3-48a8-8f26-940622cc44f1_ActionId">
    <vt:lpwstr>03eb57fb-4d0e-4361-8bb3-92d49f97b2aa</vt:lpwstr>
  </property>
  <property fmtid="{D5CDD505-2E9C-101B-9397-08002B2CF9AE}" pid="8" name="MSIP_Label_f6d9267f-51c3-48a8-8f26-940622cc44f1_ContentBits">
    <vt:lpwstr>0</vt:lpwstr>
  </property>
  <property fmtid="{D5CDD505-2E9C-101B-9397-08002B2CF9AE}" pid="9" name="MSIP_Label_f6d9267f-51c3-48a8-8f26-940622cc44f1_Tag">
    <vt:lpwstr>10, 0, 1, 1</vt:lpwstr>
  </property>
</Properties>
</file>